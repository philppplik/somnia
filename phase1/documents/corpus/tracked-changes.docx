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Kept </w:t>
      </w:r>
      <w:ins w:id="1" w:author="A" w:date="2025-01-01T00:00:00Z">
        <w:r>
          <w:t>inserted</w:t>
        </w:r>
      </w:ins>
      <w:r>
        <w:t xml:space="preserve"> and </w:t>
      </w:r>
      <w:del w:id="2" w:author="A" w:date="2025-01-01T00:00:00Z">
        <w:r>
          <w:delText>deleted</w:delText>
        </w:r>
      </w:del>
      <w:r>
        <w:t xml:space="preserve"> end.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12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